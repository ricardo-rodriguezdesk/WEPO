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Hola </w:t>
      </w:r>
      <w:commentRangeStart w:id="0"/>
      <w:commentRangeStart w:id="1"/>
      <w:commentRangeStart w:id="2"/>
      <w:r>
        <w:t xml:space="preserve">mundo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r>
        <w:t xml:space="preserve"> nuevo viejo.</w:t>
      </w:r>
    </w:p>
    <w:p>
      <w:del w:id="1000" w:author="Ricardo" w:date="2026-10-24T05:21:46Z">
        <w:r>
          <w:delText xml:space="preserve">Pá</w:delText>
        </w:r>
      </w:del>
      <w:r>
        <w:t xml:space="preserve">rrafo base para revisión.</w:t>
      </w:r>
      <w:ins w:id="1001" w:author="Ricardo" w:date="2026-10-24T05:21:46Z">
        <w:r>
          <w:t xml:space="preserve"> agregado</w:t>
        </w:r>
      </w:ins>
    </w:p>
    <w:p>
      <w:commentRangeStart w:id="3"/>
      <w:r>
        <w:t xml:space="preserve">Segundo párrafo.</w:t>
      </w:r>
      <w:commentRangeEnd w:id="3"/>
      <w:r>
        <w:rPr>
          <w:rStyle w:val="CommentReference"/>
        </w:rPr>
        <w:commentReference w:id="3"/>
      </w:r>
    </w:p>
    <w:sectPr>
      <w:pgSz w:w="12240" w:h="15840"/>
      <w:pgMar w:top="1440" w:right="1800" w:bottom="1440" w:left="180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na López" w:date="2026-10-01T10:00:00Z" w:initials="AL">
    <w:p w14:paraId="10000000">
      <w:pPr>
        <w:pStyle w:val="CommentText"/>
      </w:pPr>
      <w:r>
        <w:rPr>
          <w:rStyle w:val="CommentReference"/>
        </w:rPr>
        <w:annotationRef/>
      </w:r>
      <w:r>
        <w:t xml:space="preserve">Revisa esta palabra</w:t>
      </w:r>
    </w:p>
  </w:comment>
  <w:comment w:id="1" w:author="Beto" w:date="2026-10-02T10:00:00Z" w:initials="B">
    <w:p w14:paraId="10000001">
      <w:pPr>
        <w:pStyle w:val="CommentText"/>
      </w:pPr>
      <w:r>
        <w:rPr>
          <w:rStyle w:val="CommentReference"/>
        </w:rPr>
        <w:annotationRef/>
      </w:r>
      <w:r>
        <w:t xml:space="preserve">De acuerdo</w:t>
      </w:r>
    </w:p>
  </w:comment>
  <w:comment w:id="2" w:author="Ricardo" w:date="2026-10-24T05:21:45Z" w:initials="R">
    <w:p w14:paraId="10000002">
      <w:pPr>
        <w:pStyle w:val="CommentText"/>
      </w:pPr>
      <w:r>
        <w:rPr>
          <w:rStyle w:val="CommentReference"/>
        </w:rPr>
        <w:annotationRef/>
      </w:r>
      <w:r>
        <w:t xml:space="preserve">Listo, ya lo revisé</w:t>
      </w:r>
    </w:p>
  </w:comment>
  <w:comment w:id="3" w:author="Ricardo" w:date="2026-10-24T05:21:45Z" w:initials="R">
    <w:p w14:paraId="10000003">
      <w:pPr>
        <w:pStyle w:val="CommentText"/>
      </w:pPr>
      <w:r>
        <w:rPr>
          <w:rStyle w:val="CommentReference"/>
        </w:rPr>
        <w:annotationRef/>
      </w:r>
      <w:r>
        <w:t xml:space="preserve">¿Quitar este párrafo?</w:t>
      </w:r>
    </w:p>
  </w:comment>
</w:comments>
</file>

<file path=word/commentsExtended.xml><?xml version="1.0" encoding="utf-8"?>
<w15:commentsEx xmlns:w15="http://schemas.microsoft.com/office/word/2012/wordml">
  <w15:commentEx w15:paraId="10000000" w15:done="0"/>
  <w15:commentEx w15:paraId="10000001" w15:paraIdParent="10000000" w15:done="0"/>
  <w15:commentEx w15:paraId="10000002" w15:paraIdParent="10000000" w15:done="0"/>
  <w15:commentEx w15:paraId="10000003" w15:done="0"/>
</w15:commentsEx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80"/>
      <w:outlineLvl w:val="0"/>
    </w:pPr>
    <w:rPr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1F3864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color w:val="2F5496"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80"/>
      <w:outlineLvl w:val="3"/>
    </w:pPr>
    <w:rPr>
      <w:b/>
      <w:color w:val="2F5496"/>
      <w:sz w:val="24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b/>
      <w:color w:val="2F5496"/>
      <w:sz w:val="22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b/>
      <w:color w:val="2F5496"/>
      <w:sz w:val="22"/>
    </w:rPr>
  </w:style>
  <w:style w:type="paragraph" w:styleId="ListParagraph">
    <w:name w:val="List Paragraph"/>
    <w:basedOn w:val="Normal"/>
    <w:pPr>
      <w:spacing w:after="60"/>
      <w:contextualSpacing/>
    </w:pPr>
  </w:style>
  <w:style w:type="paragraph" w:styleId="Quote">
    <w:name w:val="Quote"/>
    <w:basedOn w:val="Normal"/>
    <w:pPr>
      <w:ind w:left="720" w:right="720"/>
    </w:pPr>
    <w:rPr>
      <w:i/>
      <w:color w:val="40404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20"/>
    </w:rPr>
  </w:style>
  <w:style w:type="paragraph" w:styleId="Header">
    <w:name w:val="header"/>
    <w:basedOn w:val="Normal"/>
    <w:pPr>
      <w:spacing w:after="0" w:line="240" w:lineRule="auto"/>
    </w:pPr>
    <w:rPr>
      <w:color w:val="595959"/>
      <w:sz w:val="18"/>
    </w:rPr>
  </w:style>
  <w:style w:type="paragraph" w:styleId="Footer">
    <w:name w:val="footer"/>
    <w:basedOn w:val="Normal"/>
    <w:pPr>
      <w:spacing w:after="0" w:line="240" w:lineRule="auto"/>
    </w:pPr>
    <w:rPr>
      <w:color w:val="595959"/>
      <w:sz w:val="18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comments" Target="comments.xml"/><Relationship Id="rIdCx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WEPO Write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revision2</dc:title>
  <dc:creator>WEPO Write</dc:creator>
  <dcterms:created xsi:type="dcterms:W3CDTF">2026-10-24T05:21:47Z</dcterms:created>
  <dcterms:modified xsi:type="dcterms:W3CDTF">2026-10-24T05:21:47Z</dcterms:modified>
</cp:coreProperties>
</file>